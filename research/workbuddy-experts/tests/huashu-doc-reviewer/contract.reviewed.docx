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软件开发服务合同</w:t>
      </w:r>
    </w:p>
    <w:p>
      <w:r>
        <w:t>甲方：上海某某贸易有限公司    乙方：杭州某某科技有限公司</w:t>
      </w:r>
    </w:p>
    <w:p>
      <w:pPr>
        <w:pStyle w:val="Heading2"/>
      </w:pPr>
      <w:r>
        <w:t>第一条 合同金额</w:t>
      </w:r>
    </w:p>
    <w:p>
      <w:r>
        <w:t xml:space="preserve">本项目合同总价为</w:t>
      </w:r>
      <w:commentRangeStart w:id="0"/>
      <w:del w:id="1000" w:author="花叔 AI 审稿" w:date="2026-10-15T08:08:45Z">
        <w:r>
          <w:delText xml:space="preserve">人民币50万元</w:delText>
        </w:r>
      </w:del>
      <w:ins w:id="1001" w:author="花叔 AI 审稿" w:date="2026-10-15T08:08:45Z">
        <w:r>
          <w:t xml:space="preserve">人民币伍拾万元整（¥500,000.00，含6%增值税）</w:t>
        </w:r>
      </w:ins>
      <w:commentRangeEnd w:id="0"/>
      <w:r>
        <w:commentReference w:id="0"/>
      </w:r>
      <w:r>
        <w:t xml:space="preserve">，甲方</w:t>
      </w:r>
      <w:del w:id="1008" w:author="花叔 AI 审稿" w:date="2026-10-15T08:08:45Z">
        <w:r>
          <w:delText xml:space="preserve">根据本合同约定</w:delText>
        </w:r>
      </w:del>
      <w:ins w:id="1009" w:author="花叔 AI 审稿" w:date="2026-10-15T08:08:45Z">
        <w:r>
          <w:t xml:space="preserve">依据本合同约定</w:t>
        </w:r>
      </w:ins>
      <w:r>
        <w:t xml:space="preserve">向乙方支付。</w:t>
      </w:r>
    </w:p>
    <w:p>
      <w:pPr>
        <w:pStyle w:val="Heading2"/>
      </w:pPr>
      <w:r>
        <w:t>第二条 付款方式</w:t>
      </w:r>
    </w:p>
    <w:p>
      <w:r>
        <w:t xml:space="preserve">甲方在收到乙方开具的发票后</w:t>
      </w:r>
      <w:commentRangeStart w:id="1"/>
      <w:del w:id="1002" w:author="花叔 AI 审稿" w:date="2026-10-15T08:08:45Z">
        <w:r>
          <w:delText xml:space="preserve">尽快付款</w:delText>
        </w:r>
      </w:del>
      <w:ins w:id="1003" w:author="花叔 AI 审稿" w:date="2026-10-15T08:08:45Z">
        <w:r>
          <w:t xml:space="preserve">15个工作日内付款；逾期每日按未付金额的0.05%支付违约金</w:t>
        </w:r>
      </w:ins>
      <w:commentRangeEnd w:id="1"/>
      <w:r>
        <w:commentReference w:id="1"/>
      </w:r>
      <w:r>
        <w:t xml:space="preserve">。</w:t>
      </w:r>
    </w:p>
    <w:p>
      <w:pPr>
        <w:pStyle w:val="Heading2"/>
      </w:pPr>
      <w:r>
        <w:t>第三条 服务标准</w:t>
      </w:r>
    </w:p>
    <w:p>
      <w:r>
        <w:t xml:space="preserve">乙方应</w:t>
      </w:r>
      <w:commentRangeStart w:id="2"/>
      <w:del w:id="1004" w:author="花叔 AI 审稿" w:date="2026-10-15T08:08:45Z">
        <w:r>
          <w:delText xml:space="preserve">保证系统稳定运行，出现故障时及时处理</w:delText>
        </w:r>
      </w:del>
      <w:ins w:id="1005" w:author="花叔 AI 审稿" w:date="2026-10-15T08:08:45Z">
        <w:r>
          <w:t xml:space="preserve">保证系统月可用性不低于99.5%，P1级故障2小时内响应、24小时内修复；未达标的，按当月服务费的5%/次扣减</w:t>
        </w:r>
      </w:ins>
      <w:commentRangeEnd w:id="2"/>
      <w:r>
        <w:commentReference w:id="2"/>
      </w:r>
      <w:r>
        <w:t xml:space="preserve">。</w:t>
      </w:r>
    </w:p>
    <w:p>
      <w:pPr>
        <w:pStyle w:val="Heading2"/>
      </w:pPr>
      <w:r>
        <w:t>第四条 保密</w:t>
      </w:r>
    </w:p>
    <w:p>
      <w:commentRangeStart w:id="3"/>
      <w:r>
        <w:t xml:space="preserve">双方应对合作中知悉的对方信息保密</w:t>
      </w:r>
      <w:commentRangeEnd w:id="3"/>
      <w:r>
        <w:commentReference w:id="3"/>
      </w:r>
      <w:r>
        <w:t xml:space="preserve">。</w:t>
      </w:r>
    </w:p>
    <w:p>
      <w:pPr>
        <w:pStyle w:val="Heading2"/>
      </w:pPr>
      <w:r>
        <w:t>第五条 争议解决</w:t>
      </w:r>
    </w:p>
    <w:p>
      <w:r>
        <w:t xml:space="preserve">如有争议，双方协商解决，协商不成的，任何一方</w:t>
      </w:r>
      <w:commentRangeStart w:id="4"/>
      <w:del w:id="1006" w:author="花叔 AI 审稿" w:date="2026-10-15T08:08:45Z">
        <w:r>
          <w:delText xml:space="preserve">可向法院起诉</w:delText>
        </w:r>
      </w:del>
      <w:ins w:id="1007" w:author="花叔 AI 审稿" w:date="2026-10-15T08:08:45Z">
        <w:r>
          <w:t xml:space="preserve">可向甲方所在地有管辖权的人民法院起诉</w:t>
        </w:r>
      </w:ins>
      <w:commentRangeEnd w:id="4"/>
      <w:r>
        <w:commentReference w:id="4"/>
      </w:r>
      <w:r>
        <w:t xml:space="preserve">。</w:t>
      </w:r>
    </w:p>
    <w:p>
      <w:pPr>
        <w:pStyle w:val="Heading2"/>
      </w:pPr>
      <w:r>
        <w:t>第六条 其他</w:t>
      </w:r>
    </w:p>
    <w:p>
      <w:r>
        <w:t>本合同一式两份，双方各执一份，自双方签字盖章之日起生效。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花叔 AI 审稿" w:date="2026-10-15T08:08:45Z" w:initials="AI">
    <w:p>
      <w:r>
        <w:t>[CRITICAL] 金额条款未明确含税口径与大写金额，开票与结算时易产生争议。建议写明是否含税、税率及大小写金额。</w:t>
      </w:r>
    </w:p>
  </w:comment>
  <w:comment w:id="1" w:author="花叔 AI 审稿" w:date="2026-10-15T08:08:45Z" w:initials="AI">
    <w:p>
      <w:r>
        <w:t>[CRITICAL] 「尽快」无法执行，账期不明且缺少逾期违约责任。</w:t>
      </w:r>
    </w:p>
  </w:comment>
  <w:comment w:id="2" w:author="花叔 AI 审稿" w:date="2026-10-15T08:08:45Z" w:initials="AI">
    <w:p>
      <w:r>
        <w:t>[MAJOR] SLA 未量化，「稳定」「及时」无法验收，也无对应赔偿。</w:t>
      </w:r>
    </w:p>
  </w:comment>
  <w:comment w:id="3" w:author="花叔 AI 审稿" w:date="2026-10-15T08:08:45Z" w:initials="AI">
    <w:p>
      <w:r>
        <w:t>[MAJOR] 保密条款缺少保密信息范围、除外情形、保密期限（建议合同终止后3年）及违约责任。</w:t>
      </w:r>
    </w:p>
  </w:comment>
  <w:comment w:id="4" w:author="花叔 AI 审稿" w:date="2026-10-15T08:08:45Z" w:initials="AI">
    <w:p>
      <w:r>
        <w:t>[MAJOR] 未约定管辖法院，诉讼时可能被动。建议明确管辖地。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mt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